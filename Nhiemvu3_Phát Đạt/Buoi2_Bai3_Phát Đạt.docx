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ins w:author="Nguyen Phat Dat B2504789" w:id="0" w:date="2026-01-30T12:26:08Z"/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  <w:ins w:author="Nguyen Phat Dat B2504789" w:id="0" w:date="2026-01-30T12:26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ins w:author="Nguyen Phat Dat B2504789" w:id="0" w:date="2026-01-30T12:26:08Z"/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ins w:author="Nguyen Phat Dat B2504789" w:id="0" w:date="2026-01-30T12:26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ins w:author="Nguyen Phat Dat B2504789" w:id="1" w:date="2026-01-30T12:28:00Z"/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XIN XÁC NHẬN</w:t>
      </w:r>
      <w:ins w:author="Nguyen Phat Dat B2504789" w:id="1" w:date="2026-01-30T12:28:00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gởi: BAN GIÁM HIỆU ĐẠI HỌC CẦN THƠ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6:39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tên:…………………………….Mã số sinh viên:……………………………….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6:41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sinh:…/……/………Hiện đang học lớp (ngành):…………………………….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6:43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Khóa:………Hệ đào tạo (chính quy, liên thông, bằng 2):…………………………</w:t>
      </w:r>
      <w:ins w:author="Nguyen Phat Dat B2504789" w:id="4" w:date="2026-01-30T12:26:52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…</w:t>
        </w:r>
      </w:ins>
      <w:del w:author="Nguyen Phat Dat B2504789" w:id="4" w:date="2026-01-30T12:26:52Z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delText xml:space="preserve">...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6:51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Đại học Cần Thơ.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6:53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trú:………………………………………………………………….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7:04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gởi đến Ban giám hiệu Đại học Cần Thơ xác nhận cho tôi hiện là sinh viên của Trường, năm học 20……..-20………..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7:09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do:………………………………………………………………………………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7:12Z">
          <w:pPr>
            <w:spacing w:after="240" w:before="240" w:lineRule="auto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………….., ngày…….tháng……năm</w:t>
      </w:r>
    </w:p>
    <w:p w:rsidR="00000000" w:rsidDel="00000000" w:rsidP="00000000" w:rsidRDefault="00000000" w:rsidRPr="00000000" w14:paraId="00000010">
      <w:pPr>
        <w:spacing w:after="240" w:before="240" w:lineRule="auto"/>
        <w:ind w:left="5040"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làm đơn</w:t>
      </w:r>
    </w:p>
    <w:p w:rsidR="00000000" w:rsidDel="00000000" w:rsidP="00000000" w:rsidRDefault="00000000" w:rsidRPr="00000000" w14:paraId="00000011">
      <w:pPr>
        <w:spacing w:after="240" w:before="240" w:lineRule="auto"/>
        <w:ind w:left="6480" w:firstLine="720"/>
        <w:jc w:val="left"/>
        <w:rPr>
          <w:rFonts w:ascii="Times New Roman" w:cs="Times New Roman" w:eastAsia="Times New Roman" w:hAnsi="Times New Roman"/>
          <w:sz w:val="26"/>
          <w:szCs w:val="26"/>
        </w:rPr>
        <w:pPrChange w:author="Nguyen Phat Dat B2504789" w:id="0" w:date="2026-01-30T12:27:18Z">
          <w:pPr>
            <w:spacing w:after="240" w:before="240" w:lineRule="auto"/>
            <w:jc w:val="right"/>
          </w:pPr>
        </w:pPrChange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(Ký tên và ghi rõ họ tên)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rPrChange w:author="Nguyen Phat Dat B2504789" w:id="12" w:date="2026-01-30T12:27:31Z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rPrChange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  <w:rPrChange w:author="Nguyen Phat Dat B2504789" w:id="12" w:date="2026-01-30T12:27:31Z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rPrChange>
        </w:rPr>
        <w:t xml:space="preserve">TL HIỆU TRƯỞNG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rPrChange w:author="Nguyen Phat Dat B2504789" w:id="12" w:date="2026-01-30T12:27:31Z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rPrChange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  <w:rPrChange w:author="Nguyen Phat Dat B2504789" w:id="12" w:date="2026-01-30T12:27:31Z">
            <w:rPr>
              <w:rFonts w:ascii="Times New Roman" w:cs="Times New Roman" w:eastAsia="Times New Roman" w:hAnsi="Times New Roman"/>
              <w:b w:val="1"/>
              <w:bCs w:val="1"/>
              <w:sz w:val="26"/>
              <w:szCs w:val="26"/>
            </w:rPr>
          </w:rPrChange>
        </w:rPr>
        <w:t xml:space="preserve">TRƯỞNG KHOA (Viện, Trung tâm)……………..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